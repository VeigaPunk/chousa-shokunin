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 xml:space="preserve">alpha </w:t>
      </w:r>
      <w:ins w:id="1" w:author="a" w:date="2020-01-01T00:00:00Z">
        <w:r>
          <w:t xml:space="preserve">INSERTEDTEXT </w:t>
        </w:r>
      </w:ins>
      <w:r>
        <w:t xml:space="preserve">bravo </w:t>
      </w:r>
      <w:del w:id="2" w:author="a" w:date="2020-01-01T00:00:00Z">
        <w:r>
          <w:delText xml:space="preserve">DELETEDTEXT </w:delText>
        </w:r>
      </w:del>
      <w:r>
        <w:t>charlie</w:t>
      </w:r>
    </w:p>
    <w:p>
      <w:r>
        <w:t xml:space="preserve">visible </w:t>
      </w:r>
      <w:r>
        <w:rPr>
          <w:vanish/>
        </w:rPr>
        <w:t xml:space="preserve">HIDDENTEXT </w:t>
      </w:r>
      <w:r>
        <w:t>end 中文删除测试</w:t>
      </w:r>
    </w:p>
    <w:p>
      <w:r>
        <w:t xml:space="preserve">第二 </w:t>
      </w:r>
      <w:del w:id="3" w:author="a" w:date="2020-01-01T00:00:00Z">
        <w:r>
          <w:delText>删除的中文</w:delText>
        </w:r>
      </w:del>
      <w:r>
        <w:t>保留</w:t>
      </w:r>
    </w:p>
  </w:body>
</w:document>
</file>